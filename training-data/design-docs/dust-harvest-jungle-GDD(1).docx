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5C2A"/>
          <w:sz w:val="56"/>
          <w:szCs w:val="56"/>
        </w:rPr>
        <w:t xml:space="preserve">DUST &amp; HARVEST</w:t>
      </w:r>
    </w:p>
    <w:p>
      <w:pPr>
        <w:spacing w:after="80" w:before="0"/>
        <w:jc w:val="center"/>
      </w:pPr>
      <w:r>
        <w:rPr>
          <w:rFonts w:ascii="Arial" w:cs="Arial" w:eastAsia="Arial" w:hAnsi="Arial"/>
          <w:color w:val="2E7D3A"/>
          <w:sz w:val="36"/>
          <w:szCs w:val="36"/>
        </w:rPr>
        <w:t xml:space="preserve">EASTERN EXPANSION — THE VERDANT DEBT</w:t>
      </w:r>
    </w:p>
    <w:p>
      <w:pPr>
        <w:spacing w:after="80" w:before="0"/>
        <w:jc w:val="center"/>
      </w:pPr>
      <w:r>
        <w:rPr>
          <w:rFonts w:ascii="Arial" w:cs="Arial" w:eastAsia="Arial" w:hAnsi="Arial"/>
          <w:i/>
          <w:iCs/>
          <w:color w:val="555555"/>
          <w:sz w:val="26"/>
          <w:szCs w:val="26"/>
        </w:rPr>
        <w:t xml:space="preserve">Game Design Document</w:t>
      </w:r>
    </w:p>
    <w:p>
      <w:pPr>
        <w:spacing w:after="720" w:before="0"/>
        <w:jc w:val="center"/>
      </w:pPr>
      <w:r>
        <w:rPr>
          <w:rFonts w:ascii="Arial" w:cs="Arial" w:eastAsia="Arial" w:hAnsi="Arial"/>
          <w:color w:val="888888"/>
          <w:sz w:val="22"/>
          <w:szCs w:val="22"/>
        </w:rPr>
        <w:t xml:space="preserve">June 2026 — TattershallStudios</w:t>
      </w:r>
    </w:p>
    <w:p>
      <w:pPr>
        <w:pBdr>
          <w:bottom w:val="single" w:color="2E7D3A" w:sz="8" w:space="4"/>
        </w:pBdr>
        <w:spacing w:after="160" w:before="0"/>
        <w:jc w:val="center"/>
      </w:pPr>
    </w:p>
    <w:p>
      <w:pPr>
        <w:spacing w:after="80" w:before="80"/>
      </w:pPr>
      <w:r>
        <w:t xml:space="preserve"/>
      </w:r>
    </w:p>
    <w:p>
      <w:pPr>
        <w:spacing w:after="120" w:before="120"/>
        <w:jc w:val="center"/>
      </w:pPr>
      <w:r>
        <w:rPr>
          <w:rFonts w:ascii="Arial" w:cs="Arial" w:eastAsia="Arial" w:hAnsi="Arial"/>
          <w:i/>
          <w:iCs/>
          <w:color w:val="444444"/>
          <w:sz w:val="24"/>
          <w:szCs w:val="24"/>
        </w:rPr>
        <w:t xml:space="preserve">"They took the frontier with paper and patience. They came here the same way."</w:t>
      </w:r>
    </w:p>
    <w:p>
      <w:pPr>
        <w:spacing w:after="80" w:before="80"/>
      </w:pPr>
      <w:r>
        <w:t xml:space="preserve"/>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OVERVIEW</w:t>
      </w:r>
    </w:p>
    <w:p>
      <w:pPr>
        <w:spacing w:after="120" w:before="80"/>
      </w:pPr>
      <w:r>
        <w:rPr>
          <w:rFonts w:ascii="Arial" w:cs="Arial" w:eastAsia="Arial" w:hAnsi="Arial"/>
          <w:sz w:val="22"/>
          <w:szCs w:val="22"/>
        </w:rPr>
        <w:t xml:space="preserve">The Verdant Debt is the expansion zone of Dust &amp; Harvest, accessed after Kit leaves for the east by boat. The player arrives on a jungle coastline — dense, ancient, alive — and finds a settlement built by Kit and the people who followed her east. Altaverde got here first too. They always do.</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Core Loop</w:t>
      </w:r>
    </w:p>
    <w:p>
      <w:pPr>
        <w:spacing w:after="120" w:before="80"/>
      </w:pPr>
      <w:r>
        <w:rPr>
          <w:rFonts w:ascii="Arial" w:cs="Arial" w:eastAsia="Arial" w:hAnsi="Arial"/>
          <w:sz w:val="22"/>
          <w:szCs w:val="22"/>
        </w:rPr>
        <w:t xml:space="preserve">Mirrors the base game deliberately:</w:t>
      </w:r>
    </w:p>
    <w:p>
      <w:pPr>
        <w:pStyle w:val="ListParagraph"/>
        <w:numPr>
          <w:ilvl w:val="0"/>
          <w:numId w:val="2"/>
        </w:numPr>
        <w:spacing w:after="40" w:before="40"/>
      </w:pPr>
      <w:r>
        <w:rPr>
          <w:rFonts w:ascii="Arial" w:cs="Arial" w:eastAsia="Arial" w:hAnsi="Arial"/>
          <w:sz w:val="22"/>
          <w:szCs w:val="22"/>
        </w:rPr>
        <w:t xml:space="preserve">Clear land → Farm exotic crops → Sell → Pay the tribal debt</w:t>
      </w:r>
    </w:p>
    <w:p>
      <w:pPr>
        <w:pStyle w:val="ListParagraph"/>
        <w:numPr>
          <w:ilvl w:val="0"/>
          <w:numId w:val="2"/>
        </w:numPr>
        <w:spacing w:after="40" w:before="40"/>
      </w:pPr>
      <w:r>
        <w:rPr>
          <w:rFonts w:ascii="Arial" w:cs="Arial" w:eastAsia="Arial" w:hAnsi="Arial"/>
          <w:sz w:val="22"/>
          <w:szCs w:val="22"/>
        </w:rPr>
        <w:t xml:space="preserve">Explore jungle → Discover what Altaverde took from here → Repeat</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Emotional Arc</w:t>
      </w:r>
    </w:p>
    <w:p>
      <w:pPr>
        <w:pStyle w:val="ListParagraph"/>
        <w:numPr>
          <w:ilvl w:val="0"/>
          <w:numId w:val="2"/>
        </w:numPr>
        <w:spacing w:after="40" w:before="40"/>
      </w:pPr>
      <w:r>
        <w:rPr>
          <w:rFonts w:ascii="Arial" w:cs="Arial" w:eastAsia="Arial" w:hAnsi="Arial"/>
          <w:sz w:val="22"/>
          <w:szCs w:val="22"/>
        </w:rPr>
        <w:t xml:space="preserve">Stranger in a new world</w:t>
      </w:r>
    </w:p>
    <w:p>
      <w:pPr>
        <w:pStyle w:val="ListParagraph"/>
        <w:numPr>
          <w:ilvl w:val="0"/>
          <w:numId w:val="2"/>
        </w:numPr>
        <w:spacing w:after="40" w:before="40"/>
      </w:pPr>
      <w:r>
        <w:rPr>
          <w:rFonts w:ascii="Arial" w:cs="Arial" w:eastAsia="Arial" w:hAnsi="Arial"/>
          <w:sz w:val="22"/>
          <w:szCs w:val="22"/>
        </w:rPr>
        <w:t xml:space="preserve">Trusted by Kit's people</w:t>
      </w:r>
    </w:p>
    <w:p>
      <w:pPr>
        <w:pStyle w:val="ListParagraph"/>
        <w:numPr>
          <w:ilvl w:val="0"/>
          <w:numId w:val="2"/>
        </w:numPr>
        <w:spacing w:after="40" w:before="40"/>
      </w:pPr>
      <w:r>
        <w:rPr>
          <w:rFonts w:ascii="Arial" w:cs="Arial" w:eastAsia="Arial" w:hAnsi="Arial"/>
          <w:sz w:val="22"/>
          <w:szCs w:val="22"/>
        </w:rPr>
        <w:t xml:space="preserve">Invested in their survival</w:t>
      </w:r>
    </w:p>
    <w:p>
      <w:pPr>
        <w:pStyle w:val="ListParagraph"/>
        <w:numPr>
          <w:ilvl w:val="0"/>
          <w:numId w:val="2"/>
        </w:numPr>
        <w:spacing w:after="40" w:before="40"/>
      </w:pPr>
      <w:r>
        <w:rPr>
          <w:rFonts w:ascii="Arial" w:cs="Arial" w:eastAsia="Arial" w:hAnsi="Arial"/>
          <w:sz w:val="22"/>
          <w:szCs w:val="22"/>
        </w:rPr>
        <w:t xml:space="preserve">Understanding what Altaverde is really extracting</w:t>
      </w:r>
    </w:p>
    <w:p>
      <w:pPr>
        <w:pStyle w:val="ListParagraph"/>
        <w:numPr>
          <w:ilvl w:val="0"/>
          <w:numId w:val="2"/>
        </w:numPr>
        <w:spacing w:after="40" w:before="40"/>
      </w:pPr>
      <w:r>
        <w:rPr>
          <w:rFonts w:ascii="Arial" w:cs="Arial" w:eastAsia="Arial" w:hAnsi="Arial"/>
          <w:sz w:val="22"/>
          <w:szCs w:val="22"/>
        </w:rPr>
        <w:t xml:space="preserve">Deciding what to do about it</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The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$145,000 — Altaverde holds a "Land Restoration Bond" against the tribal territory. Legal instrument. Filed with a capital office nobody in the jungle has ever visited. If unpaid, Altaverde has right to resume operations in the cleared zone.</w:t>
            </w:r>
          </w:p>
        </w:tc>
      </w:tr>
    </w:tbl>
    <w:p>
      <w:pPr>
        <w:spacing w:after="80" w:before="80"/>
      </w:pPr>
      <w:r>
        <w:t xml:space="preserve"/>
      </w:r>
    </w:p>
    <w:p>
      <w:pPr>
        <w:spacing w:after="120" w:before="80"/>
      </w:pPr>
      <w:r>
        <w:rPr>
          <w:rFonts w:ascii="Arial" w:cs="Arial" w:eastAsia="Arial" w:hAnsi="Arial"/>
          <w:sz w:val="22"/>
          <w:szCs w:val="22"/>
        </w:rPr>
        <w:t xml:space="preserve">Weekly payment starts at $2,000, increases $500 per week across 40 weeks. Missing a payment doesn't just hurt Elias — it gives Altaverde legal cover to send workers back into the jungle. Every week behind is a week they can clear more land.</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HOW YOU GET HERE</w:t>
      </w:r>
    </w:p>
    <w:p>
      <w:pPr>
        <w:spacing w:after="120" w:before="80"/>
      </w:pPr>
      <w:r>
        <w:rPr>
          <w:rFonts w:ascii="Arial" w:cs="Arial" w:eastAsia="Arial" w:hAnsi="Arial"/>
          <w:sz w:val="22"/>
          <w:szCs w:val="22"/>
        </w:rPr>
        <w:t xml:space="preserve">After Kit's passage is paid, and enough in-game days have passed that it feels like time has moved, Maren mentions a ship heading east. "Someone sent word back. Said to tell you there's a place worth seeing."</w:t>
      </w:r>
    </w:p>
    <w:p>
      <w:pPr>
        <w:spacing w:after="80" w:before="80"/>
      </w:pPr>
      <w:r>
        <w:t xml:space="preserve"/>
      </w:r>
    </w:p>
    <w:p>
      <w:pPr>
        <w:spacing w:after="120" w:before="80"/>
      </w:pPr>
      <w:r>
        <w:rPr>
          <w:rFonts w:ascii="Arial" w:cs="Arial" w:eastAsia="Arial" w:hAnsi="Arial"/>
          <w:sz w:val="22"/>
          <w:szCs w:val="22"/>
        </w:rPr>
        <w:t xml:space="preserve">The boat ride is a loading screen with ambient ocean audio. You arrive at the Eastern Dock — weathered but cared-for, clearly built by hand, clearly built to last.</w:t>
      </w:r>
    </w:p>
    <w:p>
      <w:pPr>
        <w:spacing w:after="80" w:before="80"/>
      </w:pPr>
      <w:r>
        <w:t xml:space="preserve"/>
      </w:r>
    </w:p>
    <w:p>
      <w:pPr>
        <w:spacing w:after="120" w:before="80"/>
      </w:pPr>
      <w:r>
        <w:rPr>
          <w:rFonts w:ascii="Arial" w:cs="Arial" w:eastAsia="Arial" w:hAnsi="Arial"/>
          <w:sz w:val="22"/>
          <w:szCs w:val="22"/>
        </w:rPr>
        <w:t xml:space="preserve">Kit is there. She recognizes you immediately.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"You funded the ticket." She says it simply, not like a debt, like a fact she's been holding onto. "I wondered if you'd come east."</w:t>
            </w:r>
          </w:p>
        </w:tc>
      </w:tr>
    </w:tbl>
    <w:p>
      <w:pPr>
        <w:spacing w:after="80" w:before="80"/>
      </w:pPr>
      <w:r>
        <w:t xml:space="preserve"/>
      </w:r>
    </w:p>
    <w:p>
      <w:pPr>
        <w:spacing w:after="120" w:before="80"/>
      </w:pPr>
      <w:r>
        <w:rPr>
          <w:rFonts w:ascii="Arial" w:cs="Arial" w:eastAsia="Arial" w:hAnsi="Arial"/>
          <w:sz w:val="22"/>
          <w:szCs w:val="22"/>
        </w:rPr>
        <w:t xml:space="preserve">She doesn't explain everything at once. She lets the jungle do it.</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THE WORLD</w:t>
      </w:r>
    </w:p>
    <w:p>
      <w:pPr>
        <w:pStyle w:val="Heading2"/>
        <w:spacing w:after="120" w:before="280"/>
      </w:pPr>
      <w:r>
        <w:rPr>
          <w:rFonts w:ascii="Arial" w:cs="Arial" w:eastAsia="Arial" w:hAnsi="Arial"/>
          <w:b/>
          <w:bCs/>
          <w:color w:val="2E7D3A"/>
          <w:sz w:val="28"/>
          <w:szCs w:val="28"/>
        </w:rPr>
        <w:t xml:space="preserve">Geography</w:t>
      </w:r>
    </w:p>
    <w:p>
      <w:pPr>
        <w:spacing w:after="120" w:before="80"/>
      </w:pPr>
      <w:r>
        <w:rPr>
          <w:rFonts w:ascii="Arial" w:cs="Arial" w:eastAsia="Arial" w:hAnsi="Arial"/>
          <w:sz w:val="22"/>
          <w:szCs w:val="22"/>
        </w:rPr>
        <w:t xml:space="preserve">The jungle coast is structured in concentric layers of access and danger: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c>
          <w:tcPr>
            <w:tcW w:type="dxa" w:w="18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5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60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Eastern Dock</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Immediate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Arrival point. Tobias runs freight. Functional, weathered, hand-built.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Kit's Village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Immediate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20–30 people around a central fire. One massive tree survived the clearing. Feels alive and precarious.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Cleared Zone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Immediate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Where your new farm goes. Bare earth, cracked, wrong-smelling. Two rectangular scars where Altaverde stripped the jungle for timber and extraction.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Jungle Entry</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Early game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Denser than anything frontier. New gathering nodes — exotic wood, medicinal plants. First new enemies.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Jungle Mid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Mid-game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Older, darker. Trees so large they have their own ecosystems. Ruins of something pre-Altaverde visible through undergrowth.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Deep Jungle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Late access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geological formation from Silas's mine surfaces here. The singing runs east under the ocean floor.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Altaverde Ruins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Mid–late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Abandoned processing facility. Partially dismantled. Evidence of what they extracted and why.</w:t>
            </w:r>
          </w:p>
        </w:tc>
      </w:tr>
    </w:tbl>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THE DEBT STRUCTURE</w:t>
      </w:r>
    </w:p>
    <w:p>
      <w:pPr>
        <w:pStyle w:val="Heading2"/>
        <w:spacing w:after="120" w:before="280"/>
      </w:pPr>
      <w:r>
        <w:rPr>
          <w:rFonts w:ascii="Arial" w:cs="Arial" w:eastAsia="Arial" w:hAnsi="Arial"/>
          <w:b/>
          <w:bCs/>
          <w:color w:val="2E7D3A"/>
          <w:sz w:val="28"/>
          <w:szCs w:val="28"/>
        </w:rPr>
        <w:t xml:space="preserve">Why This Is Different</w:t>
      </w:r>
    </w:p>
    <w:p>
      <w:pPr>
        <w:spacing w:after="120" w:before="80"/>
      </w:pPr>
      <w:r>
        <w:rPr>
          <w:rFonts w:ascii="Arial" w:cs="Arial" w:eastAsia="Arial" w:hAnsi="Arial"/>
          <w:sz w:val="22"/>
          <w:szCs w:val="22"/>
        </w:rPr>
        <w:t xml:space="preserve">The frontier debt was personal. This is civilizational. Elias paid off roughly </w:t>
      </w:r>
      <w:del w:id="101" w:author="Claude" w:date="2026-06-07T00:00:00Z">
        <w:r>
          <w:rPr>
            <w:rFonts w:ascii="Arial" w:cs="Arial" w:eastAsia="Arial" w:hAnsi="Arial"/>
            <w:sz w:val="22"/>
            <w:szCs w:val="22"/>
          </w:rPr>
          <w:delText>$10,000</w:delText>
        </w:r>
      </w:del>
      <w:ins w:id="102" w:author="Claude" w:date="2026-06-07T00:00:00Z">
        <w:r>
          <w:rPr>
            <w:rFonts w:ascii="Arial" w:cs="Arial" w:eastAsia="Arial" w:hAnsi="Arial"/>
            <w:sz w:val="22"/>
            <w:szCs w:val="22"/>
          </w:rPr>
          <w:t>$45,000</w:t>
        </w:r>
      </w:ins>
      <w:r>
        <w:rPr>
          <w:rFonts w:ascii="Arial" w:cs="Arial" w:eastAsia="Arial" w:hAnsi="Arial"/>
          <w:sz w:val="22"/>
          <w:szCs w:val="22"/>
        </w:rPr>
        <w:t xml:space="preserve"> in debt to own his farm. Here the stakes are $145,000 and it's not just land — it's a civilization's territory. Altaverde doesn't change. It just scales.</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Payment Sources</w:t>
      </w:r>
    </w:p>
    <w:p>
      <w:pPr>
        <w:pStyle w:val="ListParagraph"/>
        <w:numPr>
          <w:ilvl w:val="0"/>
          <w:numId w:val="2"/>
        </w:numPr>
        <w:spacing w:after="40" w:before="40"/>
      </w:pPr>
      <w:r>
        <w:rPr>
          <w:rFonts w:ascii="Arial" w:cs="Arial" w:eastAsia="Arial" w:hAnsi="Arial"/>
          <w:sz w:val="22"/>
          <w:szCs w:val="22"/>
        </w:rPr>
        <w:t xml:space="preserve">Farming — exotic crops in the cleared zone sell through Tobias's weekly trade route back to the frontier market</w:t>
      </w:r>
    </w:p>
    <w:p>
      <w:pPr>
        <w:pStyle w:val="ListParagraph"/>
        <w:numPr>
          <w:ilvl w:val="0"/>
          <w:numId w:val="2"/>
        </w:numPr>
        <w:spacing w:after="40" w:before="40"/>
      </w:pPr>
      <w:r>
        <w:rPr>
          <w:rFonts w:ascii="Arial" w:cs="Arial" w:eastAsia="Arial" w:hAnsi="Arial"/>
          <w:sz w:val="22"/>
          <w:szCs w:val="22"/>
        </w:rPr>
        <w:t xml:space="preserve">Jungle harvesting — rare materials, higher risk, significantly higher reward</w:t>
      </w:r>
    </w:p>
    <w:p>
      <w:pPr>
        <w:pStyle w:val="ListParagraph"/>
        <w:numPr>
          <w:ilvl w:val="0"/>
          <w:numId w:val="2"/>
        </w:numPr>
        <w:spacing w:after="40" w:before="40"/>
      </w:pPr>
      <w:r>
        <w:rPr>
          <w:rFonts w:ascii="Arial" w:cs="Arial" w:eastAsia="Arial" w:hAnsi="Arial"/>
          <w:sz w:val="22"/>
          <w:szCs w:val="22"/>
        </w:rPr>
        <w:t xml:space="preserve">Altaverde ruins — the processing facility has salvageable equipment. Strip it. Sell it. Use their own infrastructure against them.</w:t>
      </w:r>
    </w:p>
    <w:p>
      <w:pPr>
        <w:pStyle w:val="ListParagraph"/>
        <w:numPr>
          <w:ilvl w:val="0"/>
          <w:numId w:val="2"/>
        </w:numPr>
        <w:spacing w:after="40" w:before="40"/>
      </w:pPr>
      <w:r>
        <w:rPr>
          <w:rFonts w:ascii="Arial" w:cs="Arial" w:eastAsia="Arial" w:hAnsi="Arial"/>
          <w:sz w:val="22"/>
          <w:szCs w:val="22"/>
        </w:rPr>
        <w:t xml:space="preserve">Tribal contracts — Kit's people have needs. Fulfill them, earn reputation, unlock better trade rates.</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Late Interest</w:t>
      </w:r>
    </w:p>
    <w:p>
      <w:pPr>
        <w:spacing w:after="120" w:before="80"/>
      </w:pPr>
      <w:r>
        <w:rPr>
          <w:rFonts w:ascii="Arial" w:cs="Arial" w:eastAsia="Arial" w:hAnsi="Arial"/>
          <w:sz w:val="22"/>
          <w:szCs w:val="22"/>
        </w:rPr>
        <w:t xml:space="preserve">Same 5% daily late interest as the frontier debt. A $2,000 unpaid bill compounds fast. The jungle doesn't wait.</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FARMING — THE CLEARED ZONE</w:t>
      </w:r>
    </w:p>
    <w:p>
      <w:pPr>
        <w:pStyle w:val="Heading2"/>
        <w:spacing w:after="120" w:before="280"/>
      </w:pPr>
      <w:r>
        <w:rPr>
          <w:rFonts w:ascii="Arial" w:cs="Arial" w:eastAsia="Arial" w:hAnsi="Arial"/>
          <w:b/>
          <w:bCs/>
          <w:color w:val="2E7D3A"/>
          <w:sz w:val="28"/>
          <w:szCs w:val="28"/>
        </w:rPr>
        <w:t xml:space="preserve">Soil Tier System (New Mechanic)</w:t>
      </w:r>
    </w:p>
    <w:p>
      <w:pPr>
        <w:spacing w:after="120" w:before="80"/>
      </w:pPr>
      <w:r>
        <w:rPr>
          <w:rFonts w:ascii="Arial" w:cs="Arial" w:eastAsia="Arial" w:hAnsi="Arial"/>
          <w:sz w:val="22"/>
          <w:szCs w:val="22"/>
        </w:rPr>
        <w:t xml:space="preserve">The cleared land has been stripped of its natural nutrients. It needs building up before it produces well. Three soil states: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2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7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How to Progress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Stripped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Starting condition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 growth speed, limited yield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Plant and harvest multiple cycles. Use compost.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Recovering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After several cycles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90% growth speed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Continue farming. Animal integration helps.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Restored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fertility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 speed + native crops unlock</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Time, care, and composting. The land heals itself.</w:t>
            </w:r>
          </w:p>
        </w:tc>
      </w:tr>
    </w:tbl>
    <w:p>
      <w:pPr>
        <w:spacing w:after="80" w:before="80"/>
      </w:pPr>
      <w:r>
        <w:t xml:space="preserve"/>
      </w:r>
    </w:p>
    <w:p>
      <w:pPr>
        <w:spacing w:after="120" w:before="80"/>
      </w:pPr>
      <w:r>
        <w:rPr>
          <w:rFonts w:ascii="Arial" w:cs="Arial" w:eastAsia="Arial" w:hAnsi="Arial"/>
          <w:sz w:val="22"/>
          <w:szCs w:val="22"/>
        </w:rPr>
        <w:t xml:space="preserve">Restoration happens through composting (new recipe: jungle waste + harvest remnants), domesticated jungle animals that produce different fertiliser, and sustained farming over time. You're healing what Altaverde broke. The mechanic is the metaphor.</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New Crops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4160"/>
      </w:tblGrid>
      <w:tr>
        <w:tc>
          <w:tcPr>
            <w:tcW w:type="dxa" w:w="16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12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4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41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Trait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Heartleaf</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Fast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Medicinal, tribal staple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Heals 5 HP on harvest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Crimson Bloom</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 Slow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High value, city luxury good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Dawn harvest ×3</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Cane Reed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Crafting material, structural</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Adjacent plots +20% growth</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Jungle Banana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Fast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High hunger restore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water needed</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Darkroot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 Slow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Deep soil only, high mystery value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Glows at night, reveals fog</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Ashgrain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Stripped soil only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Restores soil tier on harvest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Firepod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Combat prep</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Eating grants 30s speed boost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Canopy Melon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Slow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Shade mechanic</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Cannot grow in full-sun plots</w:t>
            </w:r>
          </w:p>
        </w:tc>
      </w:tr>
    </w:tbl>
    <w:p>
      <w:pPr>
        <w:spacing w:after="80" w:before="80"/>
      </w:pPr>
      <w:r>
        <w:t xml:space="preserve"/>
      </w:r>
    </w:p>
    <w:p>
      <w:pPr>
        <w:pStyle w:val="Heading2"/>
        <w:spacing w:after="120" w:before="280"/>
      </w:pPr>
      <w:r>
        <w:rPr>
          <w:rFonts w:ascii="Arial" w:cs="Arial" w:eastAsia="Arial" w:hAnsi="Arial"/>
          <w:b/>
          <w:bCs/>
          <w:color w:val="2E7D3A"/>
          <w:sz w:val="28"/>
          <w:szCs w:val="28"/>
        </w:rPr>
        <w:t xml:space="preserve">New Animals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Animal</w:t>
            </w:r>
          </w:p>
        </w:tc>
        <w:tc>
          <w:tcPr>
            <w:tcW w:type="dxa" w:w="28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45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Jungle Parrot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Feathers (craft material)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Social — produces more in groups of 3+</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River Tortoise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Shell (armor craft), eggs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Slow to produce, very high value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Forest Boar</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Pork, hide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Domesticated from enemy type via quest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Silk Moth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Raw silk (high value textile)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Requires specific plants nearby to produce</w:t>
            </w:r>
          </w:p>
        </w:tc>
      </w:tr>
    </w:tbl>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ENEMIES</w:t>
      </w:r>
    </w:p>
    <w:p>
      <w:pPr>
        <w:pStyle w:val="Heading2"/>
        <w:spacing w:after="120" w:before="280"/>
      </w:pPr>
      <w:r>
        <w:rPr>
          <w:rFonts w:ascii="Arial" w:cs="Arial" w:eastAsia="Arial" w:hAnsi="Arial"/>
          <w:b/>
          <w:bCs/>
          <w:color w:val="2E7D3A"/>
          <w:sz w:val="28"/>
          <w:szCs w:val="28"/>
        </w:rPr>
        <w:t xml:space="preserve">Replacing the Frontier Roster</w:t>
      </w:r>
    </w:p>
    <w:p>
      <w:pPr>
        <w:spacing w:after="120" w:before="80"/>
      </w:pPr>
      <w:r>
        <w:rPr>
          <w:rFonts w:ascii="Arial" w:cs="Arial" w:eastAsia="Arial" w:hAnsi="Arial"/>
          <w:sz w:val="22"/>
          <w:szCs w:val="22"/>
        </w:rPr>
        <w:t xml:space="preserve">The frontier had wolves, snakes, bandits, burrowers. The jungle has its own logic. Enemies here are not hostile to civilization — they're hostile to intrusion.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18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Replaces</w:t>
            </w:r>
          </w:p>
        </w:tc>
        <w:tc>
          <w:tcPr>
            <w:tcW w:type="dxa" w:w="57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Jaguar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Wolf</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Fast, stalks player, pack behavior at night. Garlic has no effect.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Boar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Snake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Charges on sight, territorial, guards jungle entry zones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Harpy Eagle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Vulture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Aerial, dives from canopy, drops feathers on kill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Canopy Spider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Burrower</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 slows player movement, poison variant on mid floors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Vine Serpent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Rattler</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Camouflaged, venom, rare valuable drop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Altaverde Guard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Raider</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Human. Patrols ruins. Armed. Has paperwork. Raises Compliance Level.</w:t>
            </w:r>
          </w:p>
        </w:tc>
      </w:tr>
    </w:tbl>
    <w:p>
      <w:pPr>
        <w:spacing w:after="80" w:before="80"/>
      </w:pPr>
      <w:r>
        <w:t xml:space="preserve"/>
      </w:r>
    </w:p>
    <w:p>
      <w:pPr>
        <w:pStyle w:val="Heading2"/>
        <w:spacing w:after="120" w:before="280"/>
      </w:pPr>
      <w:r>
        <w:rPr>
          <w:rFonts w:ascii="Arial" w:cs="Arial" w:eastAsia="Arial" w:hAnsi="Arial"/>
          <w:b/>
          <w:bCs/>
          <w:color w:val="2E7D3A"/>
          <w:sz w:val="28"/>
          <w:szCs w:val="28"/>
        </w:rPr>
        <w:t xml:space="preserve">Compliance Level System</w:t>
      </w:r>
    </w:p>
    <w:p>
      <w:pPr>
        <w:spacing w:after="120" w:before="80"/>
      </w:pPr>
      <w:r>
        <w:rPr>
          <w:rFonts w:ascii="Arial" w:cs="Arial" w:eastAsia="Arial" w:hAnsi="Arial"/>
          <w:sz w:val="22"/>
          <w:szCs w:val="22"/>
        </w:rPr>
        <w:t xml:space="preserve">Replaces the Badlands heat system in the jungle zone. As you investigate the ruins and fight Altaverde Guards, your Compliance Level rises. Higher levels mean more guards, harder patrols, and eventual "administrative action" threats — all delivered through legally-worded messages. Fighting the bureaucracy is part of the gameplay.</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ENEMY FACTIONS</w:t>
      </w:r>
    </w:p>
    <w:p>
      <w:pPr>
        <w:pStyle w:val="Heading2"/>
        <w:spacing w:after="120" w:before="280"/>
      </w:pPr>
      <w:r>
        <w:rPr>
          <w:rFonts w:ascii="Arial" w:cs="Arial" w:eastAsia="Arial" w:hAnsi="Arial"/>
          <w:b/>
          <w:bCs/>
          <w:color w:val="2E7D3A"/>
          <w:sz w:val="28"/>
          <w:szCs w:val="28"/>
        </w:rPr>
        <w:t xml:space="preserve">The Hollowed</w:t>
      </w:r>
    </w:p>
    <w:p>
      <w:pPr>
        <w:spacing w:after="120" w:before="80"/>
      </w:pPr>
      <w:r>
        <w:rPr>
          <w:rFonts w:ascii="Arial" w:cs="Arial" w:eastAsia="Arial" w:hAnsi="Arial"/>
          <w:sz w:val="22"/>
          <w:szCs w:val="22"/>
        </w:rPr>
        <w:t xml:space="preserve">A group who were already in the jungle when Altaverde arrived. They made a deal — cooperated with the clearing operations in exchange for being left alone. They were not left alone. Now they're angry at everyone, including Kit's people, who they see as "more outsiders."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Raid the cleared zone at night early game</w:t>
      </w:r>
    </w:p>
    <w:p>
      <w:pPr>
        <w:pStyle w:val="ListParagraph"/>
        <w:numPr>
          <w:ilvl w:val="0"/>
          <w:numId w:val="2"/>
        </w:numPr>
        <w:spacing w:after="40" w:before="40"/>
      </w:pPr>
      <w:r>
        <w:rPr>
          <w:rFonts w:ascii="Arial" w:cs="Arial" w:eastAsia="Arial" w:hAnsi="Arial"/>
          <w:sz w:val="22"/>
          <w:szCs w:val="22"/>
        </w:rPr>
        <w:t xml:space="preserve">Not interested in diplomacy initially</w:t>
      </w:r>
    </w:p>
    <w:p>
      <w:pPr>
        <w:pStyle w:val="ListParagraph"/>
        <w:numPr>
          <w:ilvl w:val="0"/>
          <w:numId w:val="2"/>
        </w:numPr>
        <w:spacing w:after="40" w:before="40"/>
      </w:pPr>
      <w:r>
        <w:rPr>
          <w:rFonts w:ascii="Arial" w:cs="Arial" w:eastAsia="Arial" w:hAnsi="Arial"/>
          <w:sz w:val="22"/>
          <w:szCs w:val="22"/>
        </w:rPr>
        <w:t xml:space="preserve">Can be fully pacified through a quest chain — find what Altaverde promised them, what was actually taken</w:t>
      </w:r>
    </w:p>
    <w:p>
      <w:pPr>
        <w:pStyle w:val="ListParagraph"/>
        <w:numPr>
          <w:ilvl w:val="0"/>
          <w:numId w:val="2"/>
        </w:numPr>
        <w:spacing w:after="40" w:before="40"/>
      </w:pPr>
      <w:r>
        <w:rPr>
          <w:rFonts w:ascii="Arial" w:cs="Arial" w:eastAsia="Arial" w:hAnsi="Arial"/>
          <w:sz w:val="22"/>
          <w:szCs w:val="22"/>
        </w:rPr>
        <w:t xml:space="preserve">Leader: Hessa — late fifties, in this jungle longer than anyone remembers. She is not a villain. She's a person who has been failed by outsiders so many times she decided to fail them first.</w:t>
      </w:r>
    </w:p>
    <w:p>
      <w:pPr>
        <w:spacing w:after="80" w:before="80"/>
      </w:pPr>
      <w:r>
        <w:t xml:space="preserve"/>
      </w:r>
    </w:p>
    <w:p>
      <w:pPr>
        <w:spacing w:after="120" w:before="80"/>
      </w:pPr>
      <w:r>
        <w:rPr>
          <w:rFonts w:ascii="Arial" w:cs="Arial" w:eastAsia="Arial" w:hAnsi="Arial"/>
          <w:sz w:val="22"/>
          <w:szCs w:val="22"/>
        </w:rPr>
        <w:t xml:space="preserve">Resolution: Discovering Altaverde's original land promise to the Hollowed is documented in the ruins — and bringing that document to Hessa — makes her an ally. Her people know the jungle better than anyone. They know what the ruins really are.</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The Verdant Court</w:t>
      </w:r>
    </w:p>
    <w:p>
      <w:pPr>
        <w:spacing w:after="120" w:before="80"/>
      </w:pPr>
      <w:r>
        <w:rPr>
          <w:rFonts w:ascii="Arial" w:cs="Arial" w:eastAsia="Arial" w:hAnsi="Arial"/>
          <w:sz w:val="22"/>
          <w:szCs w:val="22"/>
        </w:rPr>
        <w:t xml:space="preserve">Deeper jungle. Ancient. Pre-dates Altaverde, pre-dates the frontier, possibly pre-dates the geological formation that connects to the singing vein. They don't attack. They watch.</w:t>
      </w:r>
    </w:p>
    <w:p>
      <w:pPr>
        <w:spacing w:after="80" w:before="80"/>
      </w:pPr>
      <w:r>
        <w:t xml:space="preserve"/>
      </w:r>
    </w:p>
    <w:p>
      <w:pPr>
        <w:spacing w:after="120" w:before="80"/>
      </w:pPr>
      <w:r>
        <w:rPr>
          <w:rFonts w:ascii="Arial" w:cs="Arial" w:eastAsia="Arial" w:hAnsi="Arial"/>
          <w:sz w:val="22"/>
          <w:szCs w:val="22"/>
        </w:rPr>
        <w:t xml:space="preserve">When the player reaches the deep jungle, a Court member appears — not aggressive, just present. They communicate through gesture and demonstrated action. No shared language. The player learns to read them over time.</w:t>
      </w:r>
    </w:p>
    <w:p>
      <w:pPr>
        <w:spacing w:after="80" w:before="80"/>
      </w:pPr>
      <w:r>
        <w:t xml:space="preserve"/>
      </w:r>
    </w:p>
    <w:p>
      <w:pPr>
        <w:spacing w:after="120" w:before="80"/>
      </w:pPr>
      <w:r>
        <w:rPr>
          <w:rFonts w:ascii="Arial" w:cs="Arial" w:eastAsia="Arial" w:hAnsi="Arial"/>
          <w:sz w:val="22"/>
          <w:szCs w:val="22"/>
        </w:rPr>
        <w:t xml:space="preserve">They've been watching the geological formation at the center of the deep jungle for longer than the settlement has existed. They want the Altaverde ruins dismantled. They've been waiting for someone to care enough.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Endgame: If the player allies with both the Hollowed and the Verdant Court, the debt becomes legally moot — three groups together have standing to file a unified land claim that supersedes Altaverde's bond. It takes everything the player has learned about how to fight a paper company with paper.</w:t>
            </w:r>
          </w:p>
        </w:tc>
      </w:tr>
    </w:tbl>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KEY NPCS</w:t>
      </w:r>
    </w:p>
    <w:p>
      <w:pPr>
        <w:pStyle w:val="Heading2"/>
        <w:spacing w:after="120" w:before="280"/>
      </w:pPr>
      <w:r>
        <w:rPr>
          <w:rFonts w:ascii="Arial" w:cs="Arial" w:eastAsia="Arial" w:hAnsi="Arial"/>
          <w:b/>
          <w:bCs/>
          <w:color w:val="2E7D3A"/>
          <w:sz w:val="28"/>
          <w:szCs w:val="28"/>
        </w:rPr>
        <w:t xml:space="preserve">Kit</w:t>
      </w:r>
    </w:p>
    <w:p>
      <w:pPr>
        <w:spacing w:after="120" w:before="80"/>
      </w:pPr>
      <w:r>
        <w:rPr>
          <w:rFonts w:ascii="Arial" w:cs="Arial" w:eastAsia="Arial" w:hAnsi="Arial"/>
          <w:sz w:val="22"/>
          <w:szCs w:val="22"/>
        </w:rPr>
        <w:t xml:space="preserve">Changed. Not unrecognizable — she's still direct, still someone who decided east was the right direction. But she's grown into the person her instincts said she could be. She leads by consensus, not authority. She asks more than she tells. She made mistakes when she arrived and she'll say so.</w:t>
      </w:r>
    </w:p>
    <w:p>
      <w:pPr>
        <w:spacing w:after="80" w:before="80"/>
      </w:pPr>
      <w:r>
        <w:t xml:space="preserve"/>
      </w:r>
    </w:p>
    <w:p>
      <w:pPr>
        <w:pStyle w:val="Heading3"/>
        <w:spacing w:after="80" w:before="200"/>
      </w:pPr>
      <w:r>
        <w:rPr>
          <w:rFonts w:ascii="Arial" w:cs="Arial" w:eastAsia="Arial" w:hAnsi="Arial"/>
          <w:b/>
          <w:bCs/>
          <w:color w:val="4A7C59"/>
          <w:sz w:val="24"/>
          <w:szCs w:val="24"/>
        </w:rPr>
        <w:t xml:space="preserve">Dialogue Arc</w:t>
      </w:r>
    </w:p>
    <w:p>
      <w:pPr>
        <w:pStyle w:val="ListParagraph"/>
        <w:numPr>
          <w:ilvl w:val="0"/>
          <w:numId w:val="2"/>
        </w:numPr>
        <w:spacing w:after="40" w:before="40"/>
      </w:pPr>
      <w:r>
        <w:rPr>
          <w:rFonts w:ascii="Arial" w:cs="Arial" w:eastAsia="Arial" w:hAnsi="Arial"/>
          <w:sz w:val="22"/>
          <w:szCs w:val="22"/>
        </w:rPr>
        <w:t xml:space="preserve">First meeting: warm, genuine, five sentences on six years</w:t>
      </w:r>
    </w:p>
    <w:p>
      <w:pPr>
        <w:pStyle w:val="ListParagraph"/>
        <w:numPr>
          <w:ilvl w:val="0"/>
          <w:numId w:val="2"/>
        </w:numPr>
        <w:spacing w:after="40" w:before="40"/>
      </w:pPr>
      <w:r>
        <w:rPr>
          <w:rFonts w:ascii="Arial" w:cs="Arial" w:eastAsia="Arial" w:hAnsi="Arial"/>
          <w:sz w:val="22"/>
          <w:szCs w:val="22"/>
        </w:rPr>
        <w:t xml:space="preserve">As you settle: honest about how hard it's been, what she got wrong early</w:t>
      </w:r>
    </w:p>
    <w:p>
      <w:pPr>
        <w:pStyle w:val="ListParagraph"/>
        <w:numPr>
          <w:ilvl w:val="0"/>
          <w:numId w:val="2"/>
        </w:numPr>
        <w:spacing w:after="40" w:before="40"/>
      </w:pPr>
      <w:r>
        <w:rPr>
          <w:rFonts w:ascii="Arial" w:cs="Arial" w:eastAsia="Arial" w:hAnsi="Arial"/>
          <w:sz w:val="22"/>
          <w:szCs w:val="22"/>
        </w:rPr>
        <w:t xml:space="preserve">Mid-game: the debt is real to her in a way it wasn't to Elias at first — she knows what losing looks like</w:t>
      </w:r>
    </w:p>
    <w:p>
      <w:pPr>
        <w:pStyle w:val="ListParagraph"/>
        <w:numPr>
          <w:ilvl w:val="0"/>
          <w:numId w:val="2"/>
        </w:numPr>
        <w:spacing w:after="40" w:before="40"/>
      </w:pPr>
      <w:r>
        <w:rPr>
          <w:rFonts w:ascii="Arial" w:cs="Arial" w:eastAsia="Arial" w:hAnsi="Arial"/>
          <w:sz w:val="22"/>
          <w:szCs w:val="22"/>
        </w:rPr>
        <w:t xml:space="preserve">Endgame: the conversation the whole game has been building toward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"I thought if I got far enough from Altaverde I'd be past them. Turns out they're not a place. They're a method."</w:t>
            </w:r>
          </w:p>
        </w:tc>
      </w:tr>
    </w:tbl>
    <w:p>
      <w:pPr>
        <w:spacing w:after="80" w:before="80"/>
      </w:pPr>
      <w:r>
        <w:t xml:space="preserve"/>
      </w:r>
    </w:p>
    <w:p>
      <w:pPr>
        <w:pStyle w:val="Heading2"/>
        <w:spacing w:after="120" w:before="280"/>
      </w:pPr>
      <w:r>
        <w:rPr>
          <w:rFonts w:ascii="Arial" w:cs="Arial" w:eastAsia="Arial" w:hAnsi="Arial"/>
          <w:b/>
          <w:bCs/>
          <w:color w:val="2E7D3A"/>
          <w:sz w:val="28"/>
          <w:szCs w:val="28"/>
        </w:rPr>
        <w:t xml:space="preserve">Tobias</w:t>
      </w:r>
    </w:p>
    <w:p>
      <w:pPr>
        <w:spacing w:after="120" w:before="80"/>
      </w:pPr>
      <w:r>
        <w:rPr>
          <w:rFonts w:ascii="Arial" w:cs="Arial" w:eastAsia="Arial" w:hAnsi="Arial"/>
          <w:sz w:val="22"/>
          <w:szCs w:val="22"/>
        </w:rPr>
        <w:t xml:space="preserve">Runs freight between the Eastern Dock and the frontier. Has been making this run for four years. Quiet, efficient, practical. Functionally: the market interface for this zone. Also: a man who ran freight for Altaverde before he ran it for the settlement. He switched sides. He doesn't talk about why unless you ask the right way.</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Hessa</w:t>
      </w:r>
    </w:p>
    <w:p>
      <w:pPr>
        <w:spacing w:after="120" w:before="80"/>
      </w:pPr>
      <w:r>
        <w:rPr>
          <w:rFonts w:ascii="Arial" w:cs="Arial" w:eastAsia="Arial" w:hAnsi="Arial"/>
          <w:sz w:val="22"/>
          <w:szCs w:val="22"/>
        </w:rPr>
        <w:t xml:space="preserve">Leader of the Hollowed. Late fifties. The clearing took land her grandmother described. She is not a villain. She is not an obstacle. She is a person who has been failed by outsiders so many times she decided to fail them first.</w:t>
      </w:r>
    </w:p>
    <w:p>
      <w:pPr>
        <w:spacing w:after="80" w:before="80"/>
      </w:pPr>
      <w:r>
        <w:t xml:space="preserve"/>
      </w:r>
    </w:p>
    <w:p>
      <w:pPr>
        <w:spacing w:after="120" w:before="80"/>
      </w:pPr>
      <w:r>
        <w:rPr>
          <w:rFonts w:ascii="Arial" w:cs="Arial" w:eastAsia="Arial" w:hAnsi="Arial"/>
          <w:sz w:val="22"/>
          <w:szCs w:val="22"/>
        </w:rPr>
        <w:t xml:space="preserve">What she knows: the ruins aren't just a processing facility. Altaverde was extracting the same geological material Hargrove found in the frontier mine. It surfaces in the deep jungle in a different form. Warmer. More alive.</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The Verdant Court Emissary</w:t>
      </w:r>
    </w:p>
    <w:p>
      <w:pPr>
        <w:spacing w:after="120" w:before="80"/>
      </w:pPr>
      <w:r>
        <w:rPr>
          <w:rFonts w:ascii="Arial" w:cs="Arial" w:eastAsia="Arial" w:hAnsi="Arial"/>
          <w:sz w:val="22"/>
          <w:szCs w:val="22"/>
        </w:rPr>
        <w:t xml:space="preserve">No name given. Communicates through gesture and response — no shared language. Not mystical; from a culture operating on different assumptions about communication and time. They've been watching the formation at the center of the deep jungle longer than anyone.</w:t>
      </w:r>
    </w:p>
    <w:p>
      <w:pPr>
        <w:spacing w:after="80" w:before="80"/>
      </w:pPr>
      <w:r>
        <w:t xml:space="preserve"/>
      </w:r>
    </w:p>
    <w:p>
      <w:pPr>
        <w:spacing w:after="120" w:before="80"/>
      </w:pPr>
      <w:r>
        <w:rPr>
          <w:rFonts w:ascii="Arial" w:cs="Arial" w:eastAsia="Arial" w:hAnsi="Arial"/>
          <w:sz w:val="22"/>
          <w:szCs w:val="22"/>
        </w:rPr>
        <w:t xml:space="preserve">They share knowledge as the player demonstrates they can be trusted with it. They know everything. They don't share it all at once.</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THE LORE — WHAT ALTAVERDE WAS DOING HERE</w:t>
      </w:r>
    </w:p>
    <w:p>
      <w:pPr>
        <w:spacing w:after="120" w:before="80"/>
      </w:pPr>
      <w:r>
        <w:rPr>
          <w:rFonts w:ascii="Arial" w:cs="Arial" w:eastAsia="Arial" w:hAnsi="Arial"/>
          <w:sz w:val="22"/>
          <w:szCs w:val="22"/>
        </w:rPr>
        <w:t xml:space="preserve">The frontier mine's singing vein and the jungle's deep formation are the same geological structure. It runs east under the ocean floor, surfaces in the deep jungle as a warm stone formation the Verdant Court has tended for generations.</w:t>
      </w:r>
    </w:p>
    <w:p>
      <w:pPr>
        <w:spacing w:after="80" w:before="80"/>
      </w:pPr>
      <w:r>
        <w:t xml:space="preserve"/>
      </w:r>
    </w:p>
    <w:p>
      <w:pPr>
        <w:spacing w:after="120" w:before="80"/>
      </w:pPr>
      <w:r>
        <w:rPr>
          <w:rFonts w:ascii="Arial" w:cs="Arial" w:eastAsia="Arial" w:hAnsi="Arial"/>
          <w:sz w:val="22"/>
          <w:szCs w:val="22"/>
        </w:rPr>
        <w:t xml:space="preserve">Altaverde's eastern operation wasn't timber. Timber was the cover. They were extracting samples of the formation at scale — the same material Hargrove found. The processing facility was attempting to synthesize it. To replicate its properties artificially.</w:t>
      </w:r>
    </w:p>
    <w:p>
      <w:pPr>
        <w:spacing w:after="80" w:before="80"/>
      </w:pPr>
      <w:r>
        <w:t xml:space="preserve"/>
      </w:r>
    </w:p>
    <w:p>
      <w:pPr>
        <w:spacing w:after="120" w:before="80"/>
      </w:pPr>
      <w:r>
        <w:rPr>
          <w:rFonts w:ascii="Arial" w:cs="Arial" w:eastAsia="Arial" w:hAnsi="Arial"/>
          <w:sz w:val="22"/>
          <w:szCs w:val="22"/>
        </w:rPr>
        <w:t xml:space="preserve">They failed. The facility was "concluded" not because they succeeded, but because someone in a capital office calculated that the cost of failure exceeded the cost of abandonment.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The Verdant Court has a name for the formation that doesn't translate. Closest approximation: "the oldest patience." It is not dangerous. It is not malevolent. It is extraordinarily old and responds to presence — the same way Silas described, the same way Elsbeth found livable. Altaverde tried to take it apart and sell the pieces. It doesn't work that way.</w:t>
            </w:r>
          </w:p>
        </w:tc>
      </w:tr>
    </w:tbl>
    <w:p>
      <w:pPr>
        <w:spacing w:after="80" w:before="80"/>
      </w:pPr>
      <w:r>
        <w:t xml:space="preserve"/>
      </w:r>
    </w:p>
    <w:p>
      <w:pPr>
        <w:spacing w:after="120" w:before="80"/>
      </w:pPr>
      <w:r>
        <w:rPr>
          <w:rFonts w:ascii="Arial" w:cs="Arial" w:eastAsia="Arial" w:hAnsi="Arial"/>
          <w:sz w:val="22"/>
          <w:szCs w:val="22"/>
        </w:rPr>
        <w:t xml:space="preserve">The frontier mine's vein and the jungle formation are the same organism — if organism is the right word. When Hargrove drilled through on floor 4, he made contact with something that had been uncontacted for geological time. The dust devils on the frontier are a response. Not a consequence. The formation noticed.</w:t>
      </w:r>
    </w:p>
    <w:p>
      <w:pPr>
        <w:spacing w:after="80" w:before="80"/>
      </w:pPr>
      <w:r>
        <w:t xml:space="preserve"/>
      </w:r>
    </w:p>
    <w:p>
      <w:pPr>
        <w:spacing w:after="120" w:before="80"/>
      </w:pPr>
      <w:r>
        <w:rPr>
          <w:rFonts w:ascii="Arial" w:cs="Arial" w:eastAsia="Arial" w:hAnsi="Arial"/>
          <w:sz w:val="22"/>
          <w:szCs w:val="22"/>
        </w:rPr>
        <w:t xml:space="preserve">When the player pays off the debt and the Altaverde operation is legally ended — on both continents — the dust devils calm. Crane noticed this after floor 4. Now the player understands why.</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ECONOMY</w:t>
      </w:r>
    </w:p>
    <w:p>
      <w:pPr>
        <w:pStyle w:val="Heading2"/>
        <w:spacing w:after="120" w:before="280"/>
      </w:pPr>
      <w:r>
        <w:rPr>
          <w:rFonts w:ascii="Arial" w:cs="Arial" w:eastAsia="Arial" w:hAnsi="Arial"/>
          <w:b/>
          <w:bCs/>
          <w:color w:val="2E7D3A"/>
          <w:sz w:val="28"/>
          <w:szCs w:val="28"/>
        </w:rPr>
        <w:t xml:space="preserve">New Market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2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7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JUNGLE BLOOM</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Exotic crops spike, city buyers send agents east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days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ALTAVERDE AUDIT</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Debt interest doubles — "administrative review"</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days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HOLLOWED RAID</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Cleared zone crops vulnerable overnight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day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EASTERN TRADE WIND</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dock goods +40%, rare route opens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days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SILK SHORTAGE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Silk moth products worth triple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days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RUINS SALVAGE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Altaverde equipment found — one-time income event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day</w:t>
            </w:r>
          </w:p>
        </w:tc>
      </w:tr>
    </w:tbl>
    <w:p>
      <w:pPr>
        <w:spacing w:after="80" w:before="80"/>
      </w:pPr>
      <w:r>
        <w:t xml:space="preserve"/>
      </w:r>
    </w:p>
    <w:p>
      <w:pPr>
        <w:pStyle w:val="Heading2"/>
        <w:spacing w:after="120" w:before="280"/>
      </w:pPr>
      <w:r>
        <w:rPr>
          <w:rFonts w:ascii="Arial" w:cs="Arial" w:eastAsia="Arial" w:hAnsi="Arial"/>
          <w:b/>
          <w:bCs/>
          <w:color w:val="2E7D3A"/>
          <w:sz w:val="28"/>
          <w:szCs w:val="28"/>
        </w:rPr>
        <w:t xml:space="preserve">Cross-Zone Trade</w:t>
      </w:r>
    </w:p>
    <w:p>
      <w:pPr>
        <w:spacing w:after="120" w:before="80"/>
      </w:pPr>
      <w:r>
        <w:rPr>
          <w:rFonts w:ascii="Arial" w:cs="Arial" w:eastAsia="Arial" w:hAnsi="Arial"/>
          <w:sz w:val="22"/>
          <w:szCs w:val="22"/>
        </w:rPr>
        <w:t xml:space="preserve">Tobias runs goods to the frontier market weekly. Exotic jungle crops sell at premium on the frontier. Frontier goods (coal, ore, standard crops) are worth more in the jungle. This creates genuine arbitrage between the two zones and rewards players who maintained their frontier farm.</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AUDIO</w:t>
      </w:r>
    </w:p>
    <w:p>
      <w:pPr>
        <w:pStyle w:val="ListParagraph"/>
        <w:numPr>
          <w:ilvl w:val="0"/>
          <w:numId w:val="2"/>
        </w:numPr>
        <w:spacing w:after="40" w:before="40"/>
      </w:pPr>
      <w:r>
        <w:rPr>
          <w:rFonts w:ascii="Arial" w:cs="Arial" w:eastAsia="Arial" w:hAnsi="Arial"/>
          <w:sz w:val="22"/>
          <w:szCs w:val="22"/>
        </w:rPr>
        <w:t xml:space="preserve">Village theme: Percussion-forward — hollow wood, resonant. Not threatening. Ancient. Melody present.</w:t>
      </w:r>
    </w:p>
    <w:p>
      <w:pPr>
        <w:pStyle w:val="ListParagraph"/>
        <w:numPr>
          <w:ilvl w:val="0"/>
          <w:numId w:val="2"/>
        </w:numPr>
        <w:spacing w:after="40" w:before="40"/>
      </w:pPr>
      <w:r>
        <w:rPr>
          <w:rFonts w:ascii="Arial" w:cs="Arial" w:eastAsia="Arial" w:hAnsi="Arial"/>
          <w:sz w:val="22"/>
          <w:szCs w:val="22"/>
        </w:rPr>
        <w:t xml:space="preserve">Jungle mid: More rhythmic, less melody. The canopy changes the sound.</w:t>
      </w:r>
    </w:p>
    <w:p>
      <w:pPr>
        <w:pStyle w:val="ListParagraph"/>
        <w:numPr>
          <w:ilvl w:val="0"/>
          <w:numId w:val="2"/>
        </w:numPr>
        <w:spacing w:after="40" w:before="40"/>
      </w:pPr>
      <w:r>
        <w:rPr>
          <w:rFonts w:ascii="Arial" w:cs="Arial" w:eastAsia="Arial" w:hAnsi="Arial"/>
          <w:sz w:val="22"/>
          <w:szCs w:val="22"/>
        </w:rPr>
        <w:t xml:space="preserve">Deep jungle: The same sustained tone from floor 5 of the mine — but warmer. It's the same sound from a different direction. The formation is beneath both places.</w:t>
      </w:r>
    </w:p>
    <w:p>
      <w:pPr>
        <w:pStyle w:val="ListParagraph"/>
        <w:numPr>
          <w:ilvl w:val="0"/>
          <w:numId w:val="2"/>
        </w:numPr>
        <w:spacing w:after="40" w:before="40"/>
      </w:pPr>
      <w:r>
        <w:rPr>
          <w:rFonts w:ascii="Arial" w:cs="Arial" w:eastAsia="Arial" w:hAnsi="Arial"/>
          <w:sz w:val="22"/>
          <w:szCs w:val="22"/>
        </w:rPr>
        <w:t xml:space="preserve">Combat: Faster, higher tension, less banjo. The jungle fights differently.</w:t>
      </w:r>
    </w:p>
    <w:p>
      <w:pPr>
        <w:pStyle w:val="ListParagraph"/>
        <w:numPr>
          <w:ilvl w:val="0"/>
          <w:numId w:val="2"/>
        </w:numPr>
        <w:spacing w:after="40" w:before="40"/>
      </w:pPr>
      <w:r>
        <w:rPr>
          <w:rFonts w:ascii="Arial" w:cs="Arial" w:eastAsia="Arial" w:hAnsi="Arial"/>
          <w:sz w:val="22"/>
          <w:szCs w:val="22"/>
        </w:rPr>
        <w:t xml:space="preserve">Village at night: Quiet. Fire sounds. Occasional voice — not dialogue, just presence. Feels sheltered where the frontier felt exposed.</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THE ENDING</w:t>
      </w:r>
    </w:p>
    <w:p>
      <w:pPr>
        <w:spacing w:after="120" w:before="80"/>
      </w:pPr>
      <w:r>
        <w:rPr>
          <w:rFonts w:ascii="Arial" w:cs="Arial" w:eastAsia="Arial" w:hAnsi="Arial"/>
          <w:sz w:val="22"/>
          <w:szCs w:val="22"/>
        </w:rPr>
        <w:t xml:space="preserve">Paying off $145,000 is the mechanical goal. The actual ending is the conversation with Kit when it's done.</w:t>
      </w:r>
    </w:p>
    <w:p>
      <w:pPr>
        <w:spacing w:after="80" w:before="80"/>
      </w:pPr>
      <w:r>
        <w:t xml:space="preserve"/>
      </w:r>
    </w:p>
    <w:p>
      <w:pPr>
        <w:spacing w:after="120" w:before="80"/>
      </w:pPr>
      <w:r>
        <w:rPr>
          <w:rFonts w:ascii="Arial" w:cs="Arial" w:eastAsia="Arial" w:hAnsi="Arial"/>
          <w:sz w:val="22"/>
          <w:szCs w:val="22"/>
        </w:rPr>
        <w:t xml:space="preserve">She doesn't celebrate. She sits down, looks at the restored land, and says something that rhymes with what Elias was told when the frontier debt cleared — but from the other side of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"My father farmed sixty acres east of Morrow. He never got to say the land was his.
I don't know if this is his land or mine or theirs or just — land. But Altaverde doesn't have paper on it anymore."
She looks at you.
"You funded the ticket."</w:t>
            </w:r>
          </w:p>
        </w:tc>
      </w:tr>
    </w:tbl>
    <w:p>
      <w:pPr>
        <w:spacing w:after="80" w:before="80"/>
      </w:pPr>
      <w:r>
        <w:t xml:space="preserve"/>
      </w:r>
    </w:p>
    <w:p>
      <w:pPr>
        <w:pStyle w:val="Heading2"/>
        <w:spacing w:after="120" w:before="280"/>
      </w:pPr>
      <w:r>
        <w:rPr>
          <w:rFonts w:ascii="Arial" w:cs="Arial" w:eastAsia="Arial" w:hAnsi="Arial"/>
          <w:b/>
          <w:bCs/>
          <w:color w:val="2E7D3A"/>
          <w:sz w:val="28"/>
          <w:szCs w:val="28"/>
        </w:rPr>
        <w:t xml:space="preserve">Post-Ending Legacy Goals</w:t>
      </w:r>
    </w:p>
    <w:p>
      <w:pPr>
        <w:pStyle w:val="ListParagraph"/>
        <w:numPr>
          <w:ilvl w:val="0"/>
          <w:numId w:val="2"/>
        </w:numPr>
        <w:spacing w:after="40" w:before="40"/>
      </w:pPr>
      <w:r>
        <w:rPr>
          <w:rFonts w:ascii="Arial" w:cs="Arial" w:eastAsia="Arial" w:hAnsi="Arial"/>
          <w:sz w:val="22"/>
          <w:szCs w:val="22"/>
        </w:rPr>
        <w:t xml:space="preserve">Fully restore the cleared zone soil to native fertility</w:t>
      </w:r>
    </w:p>
    <w:p>
      <w:pPr>
        <w:pStyle w:val="ListParagraph"/>
        <w:numPr>
          <w:ilvl w:val="0"/>
          <w:numId w:val="2"/>
        </w:numPr>
        <w:spacing w:after="40" w:before="40"/>
      </w:pPr>
      <w:r>
        <w:rPr>
          <w:rFonts w:ascii="Arial" w:cs="Arial" w:eastAsia="Arial" w:hAnsi="Arial"/>
          <w:sz w:val="22"/>
          <w:szCs w:val="22"/>
        </w:rPr>
        <w:t xml:space="preserve">Ally with both the Hollowed and the Verdant Court</w:t>
      </w:r>
    </w:p>
    <w:p>
      <w:pPr>
        <w:pStyle w:val="ListParagraph"/>
        <w:numPr>
          <w:ilvl w:val="0"/>
          <w:numId w:val="2"/>
        </w:numPr>
        <w:spacing w:after="40" w:before="40"/>
      </w:pPr>
      <w:r>
        <w:rPr>
          <w:rFonts w:ascii="Arial" w:cs="Arial" w:eastAsia="Arial" w:hAnsi="Arial"/>
          <w:sz w:val="22"/>
          <w:szCs w:val="22"/>
        </w:rPr>
        <w:t xml:space="preserve">Dismantle the Altaverde processing facility completely</w:t>
      </w:r>
    </w:p>
    <w:p>
      <w:pPr>
        <w:pStyle w:val="ListParagraph"/>
        <w:numPr>
          <w:ilvl w:val="0"/>
          <w:numId w:val="2"/>
        </w:numPr>
        <w:spacing w:after="40" w:before="40"/>
      </w:pPr>
      <w:r>
        <w:rPr>
          <w:rFonts w:ascii="Arial" w:cs="Arial" w:eastAsia="Arial" w:hAnsi="Arial"/>
          <w:sz w:val="22"/>
          <w:szCs w:val="22"/>
        </w:rPr>
        <w:t xml:space="preserve">Discover what the Verdant Court's name for the formation means</w:t>
      </w:r>
    </w:p>
    <w:p>
      <w:pPr>
        <w:pStyle w:val="ListParagraph"/>
        <w:numPr>
          <w:ilvl w:val="0"/>
          <w:numId w:val="2"/>
        </w:numPr>
        <w:spacing w:after="40" w:before="40"/>
      </w:pPr>
      <w:r>
        <w:rPr>
          <w:rFonts w:ascii="Arial" w:cs="Arial" w:eastAsia="Arial" w:hAnsi="Arial"/>
          <w:sz w:val="22"/>
          <w:szCs w:val="22"/>
        </w:rPr>
        <w:t xml:space="preserve">Send Tobias's final freight run — a crate from the jungle to the frontier, addressed to Silas</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DESIGN PRINCIPLES</w:t>
      </w:r>
    </w:p>
    <w:p>
      <w:pPr>
        <w:pStyle w:val="ListParagraph"/>
        <w:numPr>
          <w:ilvl w:val="0"/>
          <w:numId w:val="2"/>
        </w:numPr>
        <w:spacing w:after="40" w:before="40"/>
      </w:pPr>
      <w:r>
        <w:rPr>
          <w:rFonts w:ascii="Arial" w:cs="Arial" w:eastAsia="Arial" w:hAnsi="Arial"/>
          <w:sz w:val="22"/>
          <w:szCs w:val="22"/>
        </w:rPr>
        <w:t xml:space="preserve">Kit is a person, not a reward. She doesn't exist to validate the player's earlier kindness. She exists because she was always going to exist.</w:t>
      </w:r>
    </w:p>
    <w:p>
      <w:pPr>
        <w:pStyle w:val="ListParagraph"/>
        <w:numPr>
          <w:ilvl w:val="0"/>
          <w:numId w:val="2"/>
        </w:numPr>
        <w:spacing w:after="40" w:before="40"/>
      </w:pPr>
      <w:r>
        <w:rPr>
          <w:rFonts w:ascii="Arial" w:cs="Arial" w:eastAsia="Arial" w:hAnsi="Arial"/>
          <w:sz w:val="22"/>
          <w:szCs w:val="22"/>
        </w:rPr>
        <w:t xml:space="preserve">Altaverde doesn't change. It just scales. Same method, different continent.</w:t>
      </w:r>
    </w:p>
    <w:p>
      <w:pPr>
        <w:pStyle w:val="ListParagraph"/>
        <w:numPr>
          <w:ilvl w:val="0"/>
          <w:numId w:val="2"/>
        </w:numPr>
        <w:spacing w:after="40" w:before="40"/>
      </w:pPr>
      <w:r>
        <w:rPr>
          <w:rFonts w:ascii="Arial" w:cs="Arial" w:eastAsia="Arial" w:hAnsi="Arial"/>
          <w:sz w:val="22"/>
          <w:szCs w:val="22"/>
        </w:rPr>
        <w:t xml:space="preserve">The formation is not an antagonist. It doesn't need to be defeated. It needs to be left alone by people who want to take it apart.</w:t>
      </w:r>
    </w:p>
    <w:p>
      <w:pPr>
        <w:pStyle w:val="ListParagraph"/>
        <w:numPr>
          <w:ilvl w:val="0"/>
          <w:numId w:val="2"/>
        </w:numPr>
        <w:spacing w:after="40" w:before="40"/>
      </w:pPr>
      <w:r>
        <w:rPr>
          <w:rFonts w:ascii="Arial" w:cs="Arial" w:eastAsia="Arial" w:hAnsi="Arial"/>
          <w:sz w:val="22"/>
          <w:szCs w:val="22"/>
        </w:rPr>
        <w:t xml:space="preserve">The jungle is older than the problem. Whatever Altaverde tried to do here, the jungle was here before and will be here after.</w:t>
      </w:r>
    </w:p>
    <w:p>
      <w:pPr>
        <w:pStyle w:val="ListParagraph"/>
        <w:numPr>
          <w:ilvl w:val="0"/>
          <w:numId w:val="2"/>
        </w:numPr>
        <w:spacing w:after="40" w:before="40"/>
      </w:pPr>
      <w:r>
        <w:rPr>
          <w:rFonts w:ascii="Arial" w:cs="Arial" w:eastAsia="Arial" w:hAnsi="Arial"/>
          <w:sz w:val="22"/>
          <w:szCs w:val="22"/>
        </w:rPr>
        <w:t xml:space="preserve">The soil restoration mechanic is the metaphor made playable. You are literally healing what was broken.</w:t>
      </w:r>
    </w:p>
    <w:p>
      <w:pPr>
        <w:pStyle w:val="ListParagraph"/>
        <w:numPr>
          <w:ilvl w:val="0"/>
          <w:numId w:val="2"/>
        </w:numPr>
        <w:spacing w:after="40" w:before="40"/>
      </w:pPr>
      <w:r>
        <w:rPr>
          <w:rFonts w:ascii="Arial" w:cs="Arial" w:eastAsia="Arial" w:hAnsi="Arial"/>
          <w:sz w:val="22"/>
          <w:szCs w:val="22"/>
        </w:rPr>
        <w:t xml:space="preserve">The debt is the gameplay. The land is the story.</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TECHNICAL APPENDIX — BASE GAME REQUIREMENTS</w:t>
      </w:r>
    </w:p>
    <w:p>
      <w:pPr>
        <w:spacing w:after="120" w:before="80"/>
      </w:pPr>
      <w:r>
        <w:rPr>
          <w:rFonts w:ascii="Arial" w:cs="Arial" w:eastAsia="Arial" w:hAnsi="Arial"/>
          <w:sz w:val="22"/>
          <w:szCs w:val="22"/>
        </w:rPr>
        <w:t xml:space="preserve">What the base game needs to support this expansion: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Boat travel trigger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Maren sends message after Kit leaves + enough days 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New zone array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exploredJungle: Uint8Array — same fog system as existing zones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 slot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"jungle: 0" — slots for city/secondFarm already exist, add jungle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Soil tier property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New plot property: soilTier (0/1/2) — save/load compatible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 new CROP definitions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structure as existing crops, new trait types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new ANIMAL definitions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ranch system, new product types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Compliance Level system</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Replaces Badlands heat for Altaverde Guards in jungle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Cross-zone trade (Tobias)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Market interface that syncs prices with frontier economy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new BGM tracks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Village, jungle combat, deep jungle ambient tone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Minimap jungle mode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rendering system, new zone color palette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Canopy Melon shade logic</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 adjacent tiles for canopy-type trees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Boar domestication quest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Path from enemy type to ranch animal</w:t>
            </w:r>
          </w:p>
        </w:tc>
      </w:tr>
    </w:tbl>
    <w:p>
      <w:pPr>
        <w:spacing w:after="80" w:before="80"/>
      </w:pPr>
      <w:r>
        <w:t xml:space="preserve"/>
      </w:r>
    </w:p>
    <w:p>
      <w:pPr>
        <w:pBdr>
          <w:top w:val="single" w:color="2E7D3A" w:sz="6" w:space="4"/>
        </w:pBdr>
        <w:spacing w:after="80" w:before="480"/>
        <w:jc w:val="center"/>
      </w:pPr>
      <w:r>
        <w:rPr>
          <w:rFonts w:ascii="Arial" w:cs="Arial" w:eastAsia="Arial" w:hAnsi="Arial"/>
          <w:i/>
          <w:iCs/>
          <w:color w:val="888888"/>
          <w:sz w:val="20"/>
          <w:szCs w:val="20"/>
        </w:rPr>
        <w:t xml:space="preserve">GDD compiled June 2026. Subject to change at 9:23pm when the kids go to sleep.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C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3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7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2026-06-07T04:59:50.601Z</dcterms:created>
  <dcterms:modified xsi:type="dcterms:W3CDTF">2026-06-07T04:59:50.601Z</dcterms:modified>
</cp:coreProperties>
</file>

<file path=docProps/custom.xml><?xml version="1.0" encoding="utf-8"?>
<Properties xmlns="http://schemas.openxmlformats.org/officeDocument/2006/custom-properties" xmlns:vt="http://schemas.openxmlformats.org/officeDocument/2006/docPropsVTypes"/>
</file>